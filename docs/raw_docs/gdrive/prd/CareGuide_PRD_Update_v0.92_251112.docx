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 PRD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만성콩팥병 환자 종합 케어 플랫폼</w:t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20"/>
          <w:szCs w:val="20"/>
          <w:rtl w:val="0"/>
        </w:rPr>
        <w:t xml:space="preserve">v0.92 | 2025-11-12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프로젝트 개요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CareGuide는 만성콩팥병(CKD) 관리를 위한 종합 지식 플랫폼입니다. AI 챗봇 기반의 의료정보 제공, PubMed 논문 검색 및 RAG 분석, 영양 관리(NutriCoach), 커뮤니티 기능을 통해 환자·보호자·연구자에게 과학적 근거 기반의 맞춤형 지원을 제공합니다.</w:t>
      </w:r>
    </w:p>
    <w:p w:rsidR="00000000" w:rsidDel="00000000" w:rsidP="00000000" w:rsidRDefault="00000000" w:rsidRPr="00000000" w14:paraId="00000006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1.1 핵심 가치 제안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3가지 페르소나 지원: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일반인, 질환자, 연구자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PubMed RAG 연동: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최신 PubMed 논문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검색, 요약, 관련 정보 제공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의도분류 기반 대화: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고려한 대화정책 적용 카테고리로 정교한 맞춤 응대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Negative 방지: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의료 안전성 최우선 설계</w:t>
      </w:r>
    </w:p>
    <w:p w:rsidR="00000000" w:rsidDel="00000000" w:rsidP="00000000" w:rsidRDefault="00000000" w:rsidRPr="00000000" w14:paraId="0000000B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사용자 페르소나 </w:t>
      </w:r>
    </w:p>
    <w:p w:rsidR="00000000" w:rsidDel="00000000" w:rsidP="00000000" w:rsidRDefault="00000000" w:rsidRPr="00000000" w14:paraId="0000000C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일반인 / 노비스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콩팥병 진단 전 일반인 비질환자, 혹은 가족 중 환자가 있는 간병인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예방 정보, 기초 의학 지식, 식단 관리법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챗봇 기본 대화, NutriCoach 레시피 검색, 커뮤니티 질문</w:t>
      </w:r>
    </w:p>
    <w:p w:rsidR="00000000" w:rsidDel="00000000" w:rsidP="00000000" w:rsidRDefault="00000000" w:rsidRPr="00000000" w14:paraId="00000010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질환자 / 경험자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만성콩팥병 진단 후 환자, 이식 사후 관리 환자 포함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Stage별 식단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영양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관리, 증상 대처,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장기 병환 관리 및 복지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정보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에 대한 니즈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프로필 등록, NutriCoach, 학습 퀴즈</w:t>
      </w:r>
    </w:p>
    <w:p w:rsidR="00000000" w:rsidDel="00000000" w:rsidP="00000000" w:rsidRDefault="00000000" w:rsidRPr="00000000" w14:paraId="00000014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연구자 / 의료진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CKD 의학 및 영양학 관련 리서치 및 연구, 임상시험 진행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최신 논문 검색, 메타분석, 환자 데이터 트렌드, 설문 조사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PubMed 검색/RAG 분석, 논문 북마크, 대시보드 통계, 커뮤니티 설문 생성</w:t>
      </w:r>
    </w:p>
    <w:p w:rsidR="00000000" w:rsidDel="00000000" w:rsidP="00000000" w:rsidRDefault="00000000" w:rsidRPr="00000000" w14:paraId="00000018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정보 구조 (Information Architecture)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230"/>
        <w:gridCol w:w="2235"/>
        <w:gridCol w:w="2025"/>
        <w:gridCol w:w="2025"/>
        <w:tblGridChange w:id="0">
          <w:tblGrid>
            <w:gridCol w:w="1500"/>
            <w:gridCol w:w="1230"/>
            <w:gridCol w:w="2235"/>
            <w:gridCol w:w="2025"/>
            <w:gridCol w:w="202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spacing w:after="0"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Depth-1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Depth-2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하위 기능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URI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비고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URL 진입 splash, BI로고 클릭 시 home-&gt;/chat으로 direct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Knowledge Search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PubMed 논문 검색, RAG 분석, 논문 북마크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Nutri Coach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식사 기록, 대체 재료 추천, 레시피 검색, 영양소 통계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/nutri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agent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Community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게시글 작성/댓글, 설문 생성(연구자), 포인트 적립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Trends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트렌드/대시보드</w:t>
            </w:r>
          </w:p>
          <w:p w:rsidR="00000000" w:rsidDel="00000000" w:rsidP="00000000" w:rsidRDefault="00000000" w:rsidRPr="00000000" w14:paraId="0000003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시계열 통계, 설문 결과 분석, 데이터 시각화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cuh953ey1ea2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cuh953ey1ea2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uc3ex5h136n9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유틸리티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tlgdf0kz7uyl" w:id="2"/>
            <w:bookmarkEnd w:id="2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/utility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tlgdf0kz7uyl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29f8t2ujc7mr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Sign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회원가입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/signup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jvf11nyfgmnz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Log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로그인/로그아웃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28fq3nl9npk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My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프로필 관리, 뱃지, 포인트, 논문 북마크 조회,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6"/>
            <w:bookmarkEnd w:id="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/mypage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Terms &amp;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약관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6"/>
            <w:bookmarkEnd w:id="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/terms-conditions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개인정보처리방침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6"/>
            <w:bookmarkEnd w:id="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/privacy-policy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핵심 기능 </w:t>
      </w:r>
    </w:p>
    <w:p w:rsidR="00000000" w:rsidDel="00000000" w:rsidP="00000000" w:rsidRDefault="00000000" w:rsidRPr="00000000" w14:paraId="00000059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4.1 AI 챗봇 대화 관리</w:t>
      </w:r>
    </w:p>
    <w:p w:rsidR="00000000" w:rsidDel="00000000" w:rsidP="00000000" w:rsidRDefault="00000000" w:rsidRPr="00000000" w14:paraId="0000005A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LLM 연동에 따른 대화 관리를 위하여 의도분류 및 정책관리를 적용한 답변을 제공합니다.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3645"/>
        <w:gridCol w:w="2835"/>
        <w:tblGridChange w:id="0">
          <w:tblGrid>
            <w:gridCol w:w="2865"/>
            <w:gridCol w:w="3645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의도 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예시 발화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NON_MEDICAL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외 요청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"코딩해줘", "번역해줘"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ILLEGAL_REQUEST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불법·비윤리 요청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"돈 보내줘", "욕해줘"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MEDICAL_INFO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증상, 질병, 치료법 질문</w:t>
            </w:r>
          </w:p>
          <w:p w:rsidR="00000000" w:rsidDel="00000000" w:rsidP="00000000" w:rsidRDefault="00000000" w:rsidRPr="00000000" w14:paraId="00000066">
            <w:pPr>
              <w:spacing w:after="18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False Negative 방지: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보고 시 절대 "괜찮다" 답변 금지, 의료진 상담 유도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“투석하면 효과가 어떤가요?”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DIET_INFO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식단, 영양소, 레시피 질문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저염식 먹을거 알려줘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RESEARCH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논문 검색, 메타분석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최신 유전적 신장병 치료법 연구 찾아줘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WELFARE_INFO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지원금, 보험, 제도 질문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투석 환자 지원금은?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HEALTH_RECORD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건강 기록, 검사 결과 해석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크레아티닌 1.3 의미는?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LEARNING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학습 퀴즈, 지식 테스트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콩팥 퀴즈 내봐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POLICY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의료정책, 가이드라인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가이드라인은?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CHIT_CHAT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일상 대화, 인사</w:t>
            </w:r>
          </w:p>
          <w:p w:rsidR="00000000" w:rsidDel="00000000" w:rsidP="00000000" w:rsidRDefault="00000000" w:rsidRPr="00000000" w14:paraId="0000007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잡담/스팸성 대화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안녕하세요!</w:t>
            </w:r>
          </w:p>
          <w:p w:rsidR="00000000" w:rsidDel="00000000" w:rsidP="00000000" w:rsidRDefault="00000000" w:rsidRPr="00000000" w14:paraId="0000007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"심심해", "놀아줘"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4.2 PubMed 논문 검색 및 RAG 분석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기본 검색: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키워드 기반 PubMed API 연동 (무료)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 분석: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논문 전문(Abstract) 기반 요약 및 핵심 문장 추출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논문 북마크 (NEW):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마이페이지에서 저장한 논문 목록 조회, PMID 링크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commentRangeStart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프리미엄 티어: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무제한 검색, 인용 자동 생성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4.3 연구자 대시보드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시계열 통계: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논문 트렌드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4.4 게이미피케이션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포인트 시스템: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퀴즈 +10p, 커뮤니티 활동 +5p, 설문 참여 +20p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뱃지: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학습 뱃지(필수), 연구 뱃지(필수), 출석·식단·커뮤니티 뱃지(선택)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1분 퀴즈 배너: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첫 방문 시 지식 수준 평가, 이후 추천 콘텐츠 조정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False Negative 방지 전략</w:t>
      </w:r>
    </w:p>
    <w:p w:rsidR="00000000" w:rsidDel="00000000" w:rsidP="00000000" w:rsidRDefault="00000000" w:rsidRPr="00000000" w14:paraId="0000008D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의료 AI의 최대 위험은 환자가 위험 증상을 호소할 때 "괜찮다"고 오판하는 False Negative입니다. 다음 규칙을 엄격히 준수합니다.</w:t>
      </w:r>
    </w:p>
    <w:tbl>
      <w:tblPr>
        <w:tblStyle w:val="Table3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2"/>
        <w:gridCol w:w="5992"/>
        <w:tblGridChange w:id="0">
          <w:tblGrid>
            <w:gridCol w:w="3032"/>
            <w:gridCol w:w="59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5d5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5d5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구현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보고 시 절대 안심 금지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"괜찮습니다", "정상입니다" 답변 차단, 항상 "의료진 상담 권장"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응급 키워드 감지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흉통, 호흡곤란, 의식저하, 경련 → </w:t>
            </w:r>
            <w:ins w:author="Jaehun Cho" w:id="0" w:date="2025-10-30T06:34:59Z">
              <w:r w:rsidDel="00000000" w:rsidR="00000000" w:rsidRPr="00000000">
                <w:rPr>
                  <w:rFonts w:ascii="Malgun Gothic" w:cs="Malgun Gothic" w:eastAsia="Malgun Gothic" w:hAnsi="Malgun Gothic"/>
                  <w:rtl w:val="0"/>
                  <w:rPrChange w:author="Jaehun Cho" w:id="1" w:date="2025-10-30T06:34:59Z">
                    <w:rPr>
                      <w:rFonts w:ascii="Malgun Gothic" w:cs="Malgun Gothic" w:eastAsia="Malgun Gothic" w:hAnsi="Malgun Gothic"/>
                    </w:rPr>
                  </w:rPrChange>
                </w:rPr>
                <w:t xml:space="preserve">비상 연락처 (부모님, 주치의), 119 </w:t>
              </w:r>
              <w:del w:author="Jaehun Cho" w:id="0" w:date="2025-10-30T06:34:59Z"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  <w:rPrChange w:author="Jaehun Cho" w:id="1" w:date="2025-10-30T06:34:59Z">
                      <w:rPr>
                        <w:rFonts w:ascii="Malgun Gothic" w:cs="Malgun Gothic" w:eastAsia="Malgun Gothic" w:hAnsi="Malgun Gothic"/>
                      </w:rPr>
                    </w:rPrChange>
                  </w:rPr>
                  <w:delText xml:space="preserve"> </w:delText>
                </w:r>
              </w:del>
            </w:ins>
            <w:del w:author="Jaehun Cho" w:id="0" w:date="2025-10-30T06:34:59Z">
              <w:r w:rsidDel="00000000" w:rsidR="00000000" w:rsidRPr="00000000">
                <w:rPr>
                  <w:rFonts w:ascii="Malgun Gothic" w:cs="Malgun Gothic" w:eastAsia="Malgun Gothic" w:hAnsi="Malgun Gothic"/>
                  <w:rtl w:val="0"/>
                  <w:rPrChange w:author="Jaehun Cho" w:id="1" w:date="2025-10-30T06:34:59Z">
                    <w:rPr>
                      <w:rFonts w:ascii="Malgun Gothic" w:cs="Malgun Gothic" w:eastAsia="Malgun Gothic" w:hAnsi="Malgun Gothic"/>
                    </w:rPr>
                  </w:rPrChange>
                </w:rPr>
                <w:delText xml:space="preserve">즉시 119 안내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신뢰도 점수 기반 응답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5">
            <w:pPr>
              <w:rPr>
                <w:rFonts w:ascii="Malgun Gothic" w:cs="Malgun Gothic" w:eastAsia="Malgun Gothic" w:hAnsi="Malgun Gothic"/>
              </w:rPr>
            </w:pPr>
            <w:commentRangeStart w:id="1"/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Confidence &lt; 0.7 → "확실한 답변 불가, 병원 방문 권장"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멀티턴 검증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지속 기간, 강도, 동반 증상 3회 이상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Disclaimer 고정 표시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"본 답변은 진단이 아니며 참고용입니다" 배너</w:t>
            </w:r>
          </w:p>
        </w:tc>
      </w:tr>
    </w:tbl>
    <w:p w:rsidR="00000000" w:rsidDel="00000000" w:rsidP="00000000" w:rsidRDefault="00000000" w:rsidRPr="00000000" w14:paraId="0000009A">
      <w:pPr>
        <w:spacing w:after="180" w:before="1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기술 스택 및 아키텍처</w:t>
      </w:r>
    </w:p>
    <w:p w:rsidR="00000000" w:rsidDel="00000000" w:rsidP="00000000" w:rsidRDefault="00000000" w:rsidRPr="00000000" w14:paraId="0000009C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6.1 백엔드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 + PostgreSQL + Redis (세션 관리)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del w:author="Jaehun Cho" w:id="2" w:date="2025-10-30T07:19:12Z"/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LLM: </w:t>
      </w:r>
      <w:ins w:author="Jaehun Cho" w:id="2" w:date="2025-10-30T07:19:12Z"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3" w:date="2025-10-30T07:19:12Z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rPrChange>
          </w:rPr>
          <w:t xml:space="preserve">OpenAI, Claude, Gemini, Llama, Qwen, Upstage 등 다양한 모델 사용 후 결정 (groq, Cerebras 등 추론 비용이 작은 서비스도 존재) </w:t>
        </w:r>
      </w:ins>
      <w:del w:author="Jaehun Cho" w:id="2" w:date="2025-10-30T07:19:12Z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delText xml:space="preserve">Claude 3.5 Sonnet (Anthropic API)</w:delText>
        </w:r>
      </w:del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PrChange w:author="Jaehun Cho" w:id="0" w:date="2025-10-30T07:19:12Z">
          <w:pPr>
            <w:keepNext w:val="0"/>
            <w:keepLines w:val="0"/>
            <w:pageBreakBefore w:val="0"/>
            <w:widowControl w:val="1"/>
            <w:numPr>
              <w:ilvl w:val="0"/>
              <w:numId w:val="6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720" w:right="0" w:hanging="360"/>
            <w:jc w:val="left"/>
          </w:pPr>
        </w:pPrChange>
      </w:pPr>
      <w:commentRangeStart w:id="2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 DB: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Pinecone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(PubMed 논문 임베딩)</w:t>
      </w:r>
      <w:ins w:author="Jaehun Cho" w:id="4" w:date="2025-10-30T08:17:39Z">
        <w:commentRangeEnd w:id="2"/>
        <w:r w:rsidDel="00000000" w:rsidR="00000000" w:rsidRPr="00000000">
          <w:commentReference w:id="2"/>
        </w:r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, </w:t>
        </w:r>
        <w:r w:rsidDel="00000000" w:rsidR="00000000" w:rsidRPr="00000000">
          <w:rPr>
            <w:b w:val="1"/>
            <w:bCs w:val="1"/>
            <w:color w:val="444746"/>
            <w:sz w:val="21"/>
            <w:szCs w:val="21"/>
            <w:highlight w:val="white"/>
            <w:rtl w:val="0"/>
            <w:rPrChange w:author="Jaehun Cho" w:id="5" w:date="2025-10-30T08:17:39Z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rPrChange>
          </w:rPr>
          <w:t xml:space="preserve">Chroma</w:t>
        </w:r>
        <w:r w:rsidDel="00000000" w:rsidR="00000000" w:rsidRPr="00000000">
          <w:rPr>
            <w:color w:val="444746"/>
            <w:sz w:val="21"/>
            <w:szCs w:val="21"/>
            <w:highlight w:val="white"/>
            <w:rtl w:val="0"/>
            <w:rPrChange w:author="Jaehun Cho" w:id="5" w:date="2025-10-30T08:17:39Z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rPrChange>
          </w:rPr>
          <w:t xml:space="preserve">, Weviate,  Milvus, Faiss, Qdrant, Pgvector, ClickHouse, OpenSearch, Deep Lake, Duck DB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6.2 프론트엔드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Native (iOS/Android 동시 지원)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라이브러리: React Native Paper</w:t>
      </w:r>
    </w:p>
    <w:p w:rsidR="00000000" w:rsidDel="00000000" w:rsidP="00000000" w:rsidRDefault="00000000" w:rsidRPr="00000000" w14:paraId="000000A3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6.3 외부 연동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PubMed E-utilities API (논문 검색)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결제: Stripe / 토스페이먼츠 (비필수)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7. 개발 우선순위</w:t>
      </w:r>
    </w:p>
    <w:tbl>
      <w:tblPr>
        <w:tblStyle w:val="Table4"/>
        <w:tblW w:w="8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7513"/>
        <w:tblGridChange w:id="0">
          <w:tblGrid>
            <w:gridCol w:w="1417"/>
            <w:gridCol w:w="7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P1 필수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AI 챗봇 Knowledge Search, Nutri Coach, Profile/MyPage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P2 필수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PubMed 연동, RAG, 논문 북마크, 대화정책 필터, 연구자 대시보드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P3 부가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연구자 대시보드, 커뮤니티, 설문 생성, 게미피케이션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P4 론칭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프리미엄 결제, QA, 앱스토어 배포</w:t>
            </w:r>
          </w:p>
        </w:tc>
      </w:tr>
    </w:tbl>
    <w:p w:rsidR="00000000" w:rsidDel="00000000" w:rsidP="00000000" w:rsidRDefault="00000000" w:rsidRPr="00000000" w14:paraId="000000B2">
      <w:pPr>
        <w:spacing w:after="240" w:before="1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8. 결론</w:t>
      </w:r>
    </w:p>
    <w:p w:rsidR="00000000" w:rsidDel="00000000" w:rsidP="00000000" w:rsidRDefault="00000000" w:rsidRPr="00000000" w14:paraId="000000B4">
      <w:pPr>
        <w:spacing w:after="120" w:lineRule="auto"/>
        <w:rPr>
          <w:ins w:author="Jaehun Cho" w:id="6" w:date="2025-10-30T07:52:16Z"/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CareGuide는 일반인, 질환자, 연구자를 지원하는 포괄적 플랫폼입니다. LLM 및 RAG 기술을 활용하여 콩팥병 분야의 PubMed 논문을 증강 검색하여 심층 정보를 제공하고, 연구자 대시보드, 식단 영양 관리를 위한 정보 제공을 통해 지식 학습을 돕습니다. 또한 학습 및 식단/영양 관리를 즐겁게 동기부여하며 제공하는 퀴즈 및 커뮤니티 기능도 제공합니다. 의료 관련한 대화 관리를 위한 정책을 적용한 설계로 신뢰할 수 있는 건강 지식 플랫폼을 구축합니다.</w:t>
      </w:r>
      <w:ins w:author="Jaehun Cho" w:id="6" w:date="2025-10-30T07:52:1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B5">
      <w:pPr>
        <w:spacing w:after="120" w:lineRule="auto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B6">
      <w:pPr>
        <w:pStyle w:val="Heading1"/>
        <w:rPr>
          <w:ins w:author="Jaehun Cho" w:id="6" w:date="2025-10-30T07:52:16Z"/>
          <w:rPrChange w:author="Jaehun Cho" w:id="7" w:date="2025-10-30T07:52:16Z">
            <w:rPr>
              <w:rFonts w:ascii="Malgun Gothic" w:cs="Malgun Gothic" w:eastAsia="Malgun Gothic" w:hAnsi="Malgun Gothic"/>
            </w:rPr>
          </w:rPrChange>
        </w:rPr>
      </w:pPr>
      <w:ins w:author="Jaehun Cho" w:id="6" w:date="2025-10-30T07:52:16Z">
        <w:bookmarkStart w:colFirst="0" w:colLast="0" w:name="_b9s0qb6u7dvn" w:id="7"/>
        <w:bookmarkEnd w:id="7"/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후보 데이터 목록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B7">
      <w:pPr>
        <w:pStyle w:val="Heading2"/>
        <w:widowControl w:val="0"/>
        <w:spacing w:after="80" w:before="360" w:lineRule="auto"/>
        <w:rPr>
          <w:ins w:author="Jaehun Cho" w:id="6" w:date="2025-10-30T07:52:16Z"/>
          <w:rPrChange w:author="Jaehun Cho" w:id="7" w:date="2025-10-30T07:52:16Z">
            <w:rPr>
              <w:rFonts w:ascii="Malgun Gothic" w:cs="Malgun Gothic" w:eastAsia="Malgun Gothic" w:hAnsi="Malgun Gothic"/>
            </w:rPr>
          </w:rPrChange>
        </w:rPr>
      </w:pPr>
      <w:ins w:author="Jaehun Cho" w:id="6" w:date="2025-10-30T07:52:16Z">
        <w:bookmarkStart w:colFirst="0" w:colLast="0" w:name="_70r313z60d2v" w:id="8"/>
        <w:bookmarkEnd w:id="8"/>
        <w:r w:rsidDel="00000000" w:rsidR="00000000" w:rsidRPr="00000000">
          <w:rPr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문헌 / 오픈액세스</w:t>
        </w:r>
      </w:ins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PubMed</w:t>
          <w:br w:type="textWrapping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"http://www.pubmed.ncbi.nlm.nih.gov/"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rtl w:val="0"/>
          </w:rPr>
          <w:t xml:space="preserve"> </w:t>
        </w:r>
        <w:r w:rsidDel="00000000" w:rsidR="00000000" w:rsidRPr="00000000">
          <w:fldChar w:fldCharType="end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"http://www.pubmed.ncbi.nlm.nih.gov/"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www.pubmed.ncbi.nlm.nih.gov</w:t>
          <w:br w:type="textWrapping"/>
        </w:r>
        <w:r w:rsidDel="00000000" w:rsidR="00000000" w:rsidRPr="00000000">
          <w:fldChar w:fldCharType="end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바이오·의학 논문 메타데이터 및 초록을 제공하는 대표 데이터베이스.</w:t>
        </w:r>
      </w:ins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PubMed Central (PMC) OA Subset</w:t>
          <w:br w:type="textWrapping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"http://www.ncbi.nlm.nih.gov/pmc/tools/openftlist/"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rtl w:val="0"/>
          </w:rPr>
          <w:t xml:space="preserve"> </w:t>
        </w:r>
        <w:r w:rsidDel="00000000" w:rsidR="00000000" w:rsidRPr="00000000">
          <w:fldChar w:fldCharType="end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"http://www.ncbi.nlm.nih.gov/pmc/tools/openftlist/"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www.ncbi.nlm.nih.gov/pmc/tools/openftlist/</w:t>
          <w:br w:type="textWrapping"/>
        </w:r>
        <w:r w:rsidDel="00000000" w:rsidR="00000000" w:rsidRPr="00000000">
          <w:fldChar w:fldCharType="end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CC 라이선스 기반의 오픈액세스 논문 본문 데이터셋.</w:t>
          <w:br w:type="textWrapping"/>
        </w:r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Europe PMC</w:t>
          <w:br w:type="textWrapping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"http://www.europepmc.org/"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rtl w:val="0"/>
          </w:rPr>
          <w:t xml:space="preserve"> </w:t>
        </w:r>
        <w:r w:rsidDel="00000000" w:rsidR="00000000" w:rsidRPr="00000000">
          <w:fldChar w:fldCharType="end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"http://www.europepmc.org/"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www.europepmc.org</w:t>
          <w:br w:type="textWrapping"/>
        </w:r>
        <w:r w:rsidDel="00000000" w:rsidR="00000000" w:rsidRPr="00000000">
          <w:fldChar w:fldCharType="end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PubMed/PMC 통합 검색 및 오픈액세스 본문 제공.</w:t>
        </w:r>
      </w:ins>
    </w:p>
    <w:p w:rsidR="00000000" w:rsidDel="00000000" w:rsidP="00000000" w:rsidRDefault="00000000" w:rsidRPr="00000000" w14:paraId="000000BA">
      <w:pPr>
        <w:pStyle w:val="Heading2"/>
        <w:widowControl w:val="0"/>
        <w:spacing w:after="80" w:before="360" w:lineRule="auto"/>
        <w:rPr>
          <w:ins w:author="Jaehun Cho" w:id="6" w:date="2025-10-30T07:52:16Z"/>
          <w:rFonts w:ascii="Malgun Gothic" w:cs="Malgun Gothic" w:eastAsia="Malgun Gothic" w:hAnsi="Malgun Gothic"/>
          <w:rPrChange w:author="Jaehun Cho" w:id="7" w:date="2025-10-30T07:52:16Z">
            <w:rPr>
              <w:rFonts w:ascii="Malgun Gothic" w:cs="Malgun Gothic" w:eastAsia="Malgun Gothic" w:hAnsi="Malgun Gothic"/>
            </w:rPr>
          </w:rPrChange>
        </w:rPr>
      </w:pPr>
      <w:ins w:author="Jaehun Cho" w:id="6" w:date="2025-10-30T07:52:16Z">
        <w:bookmarkStart w:colFirst="0" w:colLast="0" w:name="_rp1fzubrdura" w:id="9"/>
        <w:bookmarkEnd w:id="9"/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공공 교육 / 정부 자료</w:t>
        </w:r>
      </w:ins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NIDDK (NIH)</w:t>
          <w:br w:type="textWrapping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"http://www.niddk.nih.gov/"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rtl w:val="0"/>
          </w:rPr>
          <w:t xml:space="preserve"> </w:t>
        </w:r>
        <w:r w:rsidDel="00000000" w:rsidR="00000000" w:rsidRPr="00000000">
          <w:fldChar w:fldCharType="end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"http://www.niddk.nih.gov/"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www.niddk.nih.gov</w:t>
          <w:br w:type="textWrapping"/>
        </w:r>
        <w:r w:rsidDel="00000000" w:rsidR="00000000" w:rsidRPr="00000000">
          <w:fldChar w:fldCharType="end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미국 국립당뇨병·소화기·신장질환연구소, 환자 및 의료인 교육자료 제공.</w:t>
        </w:r>
      </w:ins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MedlinePlus (NLM)</w:t>
          <w:br w:type="textWrapping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medlineplus.gov</w:t>
          <w:br w:type="textWrapping"/>
          <w:t xml:space="preserve"> 환자 친화적 질병 요약과 치료 정보 제공, 공공 도메인 성격.</w:t>
        </w:r>
      </w:ins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CDC CKD Factsheet</w:t>
          <w:br w:type="textWrapping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"http://www.cdc.gov/kidneydisease"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rtl w:val="0"/>
          </w:rPr>
          <w:t xml:space="preserve"> </w:t>
        </w:r>
        <w:r w:rsidDel="00000000" w:rsidR="00000000" w:rsidRPr="00000000">
          <w:fldChar w:fldCharType="end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"http://www.cdc.gov/kidneydisease"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www.cdc.gov/kidneydisease</w:t>
          <w:br w:type="textWrapping"/>
        </w:r>
        <w:r w:rsidDel="00000000" w:rsidR="00000000" w:rsidRPr="00000000">
          <w:fldChar w:fldCharType="end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미국 질병통제예방센터의 CKD 통계·예방 인포그래픽 자료.</w:t>
        </w:r>
      </w:ins>
    </w:p>
    <w:p w:rsidR="00000000" w:rsidDel="00000000" w:rsidP="00000000" w:rsidRDefault="00000000" w:rsidRPr="00000000" w14:paraId="000000BE">
      <w:pPr>
        <w:pStyle w:val="Heading2"/>
        <w:widowControl w:val="0"/>
        <w:spacing w:after="80" w:before="360" w:lineRule="auto"/>
        <w:rPr>
          <w:ins w:author="Jaehun Cho" w:id="6" w:date="2025-10-30T07:52:16Z"/>
          <w:rFonts w:ascii="Malgun Gothic" w:cs="Malgun Gothic" w:eastAsia="Malgun Gothic" w:hAnsi="Malgun Gothic"/>
          <w:rPrChange w:author="Jaehun Cho" w:id="7" w:date="2025-10-30T07:52:16Z">
            <w:rPr>
              <w:rFonts w:ascii="Malgun Gothic" w:cs="Malgun Gothic" w:eastAsia="Malgun Gothic" w:hAnsi="Malgun Gothic"/>
            </w:rPr>
          </w:rPrChange>
        </w:rPr>
      </w:pPr>
      <w:ins w:author="Jaehun Cho" w:id="6" w:date="2025-10-30T07:52:16Z">
        <w:bookmarkStart w:colFirst="0" w:colLast="0" w:name="_b1dcs7p3dzzq" w:id="10"/>
        <w:bookmarkEnd w:id="10"/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국제 가이드라인 / 전문 지식</w:t>
        </w:r>
      </w:ins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KDIGO 2024 CKD Guideline</w:t>
          <w:br w:type="textWrapping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kdigo.org/guidelines/ckd-evaluation-and-management</w:t>
          <w:br w:type="textWrapping"/>
          <w:t xml:space="preserve"> 만성콩팥병 평가·관리 국제 표준 가이드라인, 비영리 사용 허용.</w:t>
        </w:r>
      </w:ins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StatPearls (NCBI Bookshelf)</w:t>
          <w:br w:type="textWrapping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"http://www.ncbi.nlm.nih.gov/books/NBK470284/"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rtl w:val="0"/>
          </w:rPr>
          <w:t xml:space="preserve"> </w:t>
        </w:r>
        <w:r w:rsidDel="00000000" w:rsidR="00000000" w:rsidRPr="00000000">
          <w:fldChar w:fldCharType="end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"http://www.ncbi.nlm.nih.gov/books/NBK470284/"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www.ncbi.nlm.nih.gov/books/NBK470284/</w:t>
          <w:br w:type="textWrapping"/>
        </w:r>
        <w:r w:rsidDel="00000000" w:rsidR="00000000" w:rsidRPr="00000000">
          <w:fldChar w:fldCharType="end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임상 요약 중심의 의료 전문 지식서, CC BY-NC-ND 4.0.</w:t>
        </w:r>
      </w:ins>
    </w:p>
    <w:p w:rsidR="00000000" w:rsidDel="00000000" w:rsidP="00000000" w:rsidRDefault="00000000" w:rsidRPr="00000000" w14:paraId="000000C1">
      <w:pPr>
        <w:pStyle w:val="Heading2"/>
        <w:widowControl w:val="0"/>
        <w:spacing w:after="80" w:before="360" w:lineRule="auto"/>
        <w:rPr>
          <w:ins w:author="Jaehun Cho" w:id="6" w:date="2025-10-30T07:52:16Z"/>
          <w:rFonts w:ascii="Malgun Gothic" w:cs="Malgun Gothic" w:eastAsia="Malgun Gothic" w:hAnsi="Malgun Gothic"/>
          <w:rPrChange w:author="Jaehun Cho" w:id="7" w:date="2025-10-30T07:52:16Z">
            <w:rPr>
              <w:rFonts w:ascii="Malgun Gothic" w:cs="Malgun Gothic" w:eastAsia="Malgun Gothic" w:hAnsi="Malgun Gothic"/>
            </w:rPr>
          </w:rPrChange>
        </w:rPr>
      </w:pPr>
      <w:ins w:author="Jaehun Cho" w:id="6" w:date="2025-10-30T07:52:16Z">
        <w:bookmarkStart w:colFirst="0" w:colLast="0" w:name="_ubm4m3dzj4f0" w:id="11"/>
        <w:bookmarkEnd w:id="11"/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국내 학회 / 저널</w:t>
        </w:r>
      </w:ins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대한신장학회 (KSN)</w:t>
          <w:br w:type="textWrapping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"http://www.ksn.or.kr/"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rtl w:val="0"/>
          </w:rPr>
          <w:t xml:space="preserve"> </w:t>
        </w:r>
        <w:r w:rsidDel="00000000" w:rsidR="00000000" w:rsidRPr="00000000">
          <w:fldChar w:fldCharType="end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"http://www.ksn.or.kr/"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www.ksn.or.kr</w:t>
          <w:br w:type="textWrapping"/>
        </w:r>
        <w:r w:rsidDel="00000000" w:rsidR="00000000" w:rsidRPr="00000000">
          <w:fldChar w:fldCharType="end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국내 신장 질환 가이드라인, 학회 발표자료, 교육 콘텐츠 제공.</w:t>
        </w:r>
      </w:ins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KRCP (Kidney Research and Clinical Practice)</w:t>
          <w:br w:type="textWrapping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"http://www.krcp-ksn.org/"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rtl w:val="0"/>
          </w:rPr>
          <w:t xml:space="preserve"> </w:t>
        </w:r>
        <w:r w:rsidDel="00000000" w:rsidR="00000000" w:rsidRPr="00000000">
          <w:fldChar w:fldCharType="end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"http://www.krcp-ksn.org/"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www.krcp-ksn.org</w:t>
          <w:br w:type="textWrapping"/>
        </w:r>
        <w:r w:rsidDel="00000000" w:rsidR="00000000" w:rsidRPr="00000000">
          <w:fldChar w:fldCharType="end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대한신장학회 공식 저널, 오픈액세스 기반 논문 제공.</w:t>
        </w:r>
      </w:ins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KSN YouTube (내 신장이 콩팥콩팥)</w:t>
          <w:br w:type="textWrapping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"http://www.youtube.com/@kidney_KSN"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rtl w:val="0"/>
          </w:rPr>
          <w:t xml:space="preserve"> </w:t>
        </w:r>
        <w:r w:rsidDel="00000000" w:rsidR="00000000" w:rsidRPr="00000000">
          <w:fldChar w:fldCharType="end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"http://www.youtube.com/@kidney_KSN"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www.youtube.com/@kidney_KSN</w:t>
          <w:br w:type="textWrapping"/>
        </w:r>
        <w:r w:rsidDel="00000000" w:rsidR="00000000" w:rsidRPr="00000000">
          <w:fldChar w:fldCharType="end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환자 및 대중 대상 신장질환 교육 영상.</w:t>
        </w:r>
      </w:ins>
    </w:p>
    <w:p w:rsidR="00000000" w:rsidDel="00000000" w:rsidP="00000000" w:rsidRDefault="00000000" w:rsidRPr="00000000" w14:paraId="000000C5">
      <w:pPr>
        <w:pStyle w:val="Heading2"/>
        <w:widowControl w:val="0"/>
        <w:spacing w:after="80" w:before="360" w:lineRule="auto"/>
        <w:rPr>
          <w:ins w:author="Jaehun Cho" w:id="6" w:date="2025-10-30T07:52:16Z"/>
          <w:rFonts w:ascii="Malgun Gothic" w:cs="Malgun Gothic" w:eastAsia="Malgun Gothic" w:hAnsi="Malgun Gothic"/>
          <w:rPrChange w:author="Jaehun Cho" w:id="7" w:date="2025-10-30T07:52:16Z">
            <w:rPr>
              <w:rFonts w:ascii="Malgun Gothic" w:cs="Malgun Gothic" w:eastAsia="Malgun Gothic" w:hAnsi="Malgun Gothic"/>
            </w:rPr>
          </w:rPrChange>
        </w:rPr>
      </w:pPr>
      <w:ins w:author="Jaehun Cho" w:id="6" w:date="2025-10-30T07:52:16Z">
        <w:bookmarkStart w:colFirst="0" w:colLast="0" w:name="_j82aa3k35sdt" w:id="12"/>
        <w:bookmarkEnd w:id="12"/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임상시험 / 바이오 지식 API</w:t>
        </w:r>
      </w:ins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ClinicalTrials.gov API</w:t>
          <w:br w:type="textWrapping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clinicaltrials.gov/api</w:t>
          <w:br w:type="textWrapping"/>
          <w:t xml:space="preserve"> 전 세계 임상시험 메타데이터 및 결과 공개 API.</w:t>
        </w:r>
      </w:ins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UniProt REST API</w:t>
          <w:br w:type="textWrapping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"http://www.uniprot.org/help/api"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rtl w:val="0"/>
          </w:rPr>
          <w:t xml:space="preserve"> </w:t>
        </w:r>
        <w:r w:rsidDel="00000000" w:rsidR="00000000" w:rsidRPr="00000000">
          <w:fldChar w:fldCharType="end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"http://www.uniprot.org/help/api"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www.uniprot.org/help/api</w:t>
          <w:br w:type="textWrapping"/>
        </w:r>
        <w:r w:rsidDel="00000000" w:rsidR="00000000" w:rsidRPr="00000000">
          <w:fldChar w:fldCharType="end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단백질 서열·기능 정보 제공, 오픈데이터 기반.</w:t>
        </w:r>
      </w:ins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MyGene / MyVariant API</w:t>
          <w:br w:type="textWrapping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mygene.info / myvariant.info</w:t>
          <w:br w:type="textWrapping"/>
          <w:t xml:space="preserve"> 유전자 및 변이 주석 통합 API, 비상업적 연구에 적합.</w:t>
        </w:r>
      </w:ins>
    </w:p>
    <w:p w:rsidR="00000000" w:rsidDel="00000000" w:rsidP="00000000" w:rsidRDefault="00000000" w:rsidRPr="00000000" w14:paraId="000000C9">
      <w:pPr>
        <w:pStyle w:val="Heading2"/>
        <w:widowControl w:val="0"/>
        <w:spacing w:after="80" w:before="360" w:lineRule="auto"/>
        <w:rPr>
          <w:ins w:author="Jaehun Cho" w:id="6" w:date="2025-10-30T07:52:16Z"/>
          <w:rFonts w:ascii="Malgun Gothic" w:cs="Malgun Gothic" w:eastAsia="Malgun Gothic" w:hAnsi="Malgun Gothic"/>
          <w:rPrChange w:author="Jaehun Cho" w:id="7" w:date="2025-10-30T07:52:16Z">
            <w:rPr>
              <w:rFonts w:ascii="Malgun Gothic" w:cs="Malgun Gothic" w:eastAsia="Malgun Gothic" w:hAnsi="Malgun Gothic"/>
            </w:rPr>
          </w:rPrChange>
        </w:rPr>
      </w:pPr>
      <w:ins w:author="Jaehun Cho" w:id="6" w:date="2025-10-30T07:52:16Z">
        <w:bookmarkStart w:colFirst="0" w:colLast="0" w:name="_nnpy3da4ezay" w:id="13"/>
        <w:bookmarkEnd w:id="13"/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국내 공공데이터 / AI 데이터</w:t>
        </w:r>
      </w:ins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질병관리청(KDCA) 오픈API</w:t>
          <w:br w:type="textWrapping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data.kdca.go.kr</w:t>
          <w:br w:type="textWrapping"/>
          <w:t xml:space="preserve"> 질병, 예방, 감염병 관련 공공데이터 API.</w:t>
        </w:r>
      </w:ins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건강보험심사평가원(HIRA) 오픈API</w:t>
          <w:br w:type="textWrapping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opendata.hira.or.kr</w:t>
          <w:br w:type="textWrapping"/>
          <w:t xml:space="preserve"> 의료기관, 질병, 약제 관련 데이터 공개.</w:t>
        </w:r>
      </w:ins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AI-Hub 의료 데이터셋</w:t>
          <w:br w:type="textWrapping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"http://www.aihub.or.kr/"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rtl w:val="0"/>
          </w:rPr>
          <w:t xml:space="preserve"> </w:t>
        </w:r>
        <w:r w:rsidDel="00000000" w:rsidR="00000000" w:rsidRPr="00000000">
          <w:fldChar w:fldCharType="end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"http://www.aihub.or.kr/"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www.aihub.or.kr</w:t>
          <w:br w:type="textWrapping"/>
        </w:r>
        <w:r w:rsidDel="00000000" w:rsidR="00000000" w:rsidRPr="00000000">
          <w:fldChar w:fldCharType="end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의료 QA, 전문지식, 영상 등 연구용 데이터 제공(비상업 한정).</w:t>
        </w:r>
      </w:ins>
    </w:p>
    <w:p w:rsidR="00000000" w:rsidDel="00000000" w:rsidP="00000000" w:rsidRDefault="00000000" w:rsidRPr="00000000" w14:paraId="000000CD">
      <w:pPr>
        <w:pStyle w:val="Heading2"/>
        <w:widowControl w:val="0"/>
        <w:spacing w:after="80" w:before="360" w:lineRule="auto"/>
        <w:rPr>
          <w:ins w:author="Jaehun Cho" w:id="6" w:date="2025-10-30T07:52:16Z"/>
          <w:rFonts w:ascii="Malgun Gothic" w:cs="Malgun Gothic" w:eastAsia="Malgun Gothic" w:hAnsi="Malgun Gothic"/>
          <w:rPrChange w:author="Jaehun Cho" w:id="7" w:date="2025-10-30T07:52:16Z">
            <w:rPr>
              <w:rFonts w:ascii="Malgun Gothic" w:cs="Malgun Gothic" w:eastAsia="Malgun Gothic" w:hAnsi="Malgun Gothic"/>
            </w:rPr>
          </w:rPrChange>
        </w:rPr>
      </w:pPr>
      <w:ins w:author="Jaehun Cho" w:id="6" w:date="2025-10-30T07:52:16Z">
        <w:bookmarkStart w:colFirst="0" w:colLast="0" w:name="_cf1fxfixx52o" w:id="14"/>
        <w:bookmarkEnd w:id="14"/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연구 데이터 포털</w:t>
        </w:r>
      </w:ins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KPMP (Kidney Precision Medicine Project)</w:t>
          <w:br w:type="textWrapping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"http://www.kpmp.org/"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rtl w:val="0"/>
          </w:rPr>
          <w:t xml:space="preserve"> </w:t>
        </w:r>
        <w:r w:rsidDel="00000000" w:rsidR="00000000" w:rsidRPr="00000000">
          <w:fldChar w:fldCharType="end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"http://www.kpmp.org/"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www.kpmp.org</w:t>
          <w:br w:type="textWrapping"/>
        </w:r>
        <w:r w:rsidDel="00000000" w:rsidR="00000000" w:rsidRPr="00000000">
          <w:fldChar w:fldCharType="end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신장 정밀의학 연구용 단일세포 및 공간 유전체 데이터.</w:t>
        </w:r>
      </w:ins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GTEx Portal</w:t>
          <w:br w:type="textWrapping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"http://www.gtexportal.org/"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rtl w:val="0"/>
          </w:rPr>
          <w:t xml:space="preserve"> </w:t>
        </w:r>
        <w:r w:rsidDel="00000000" w:rsidR="00000000" w:rsidRPr="00000000">
          <w:fldChar w:fldCharType="end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"http://www.gtexportal.org/"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www.gtexportal.org</w:t>
          <w:br w:type="textWrapping"/>
        </w:r>
        <w:r w:rsidDel="00000000" w:rsidR="00000000" w:rsidRPr="00000000">
          <w:fldChar w:fldCharType="end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정상조직 유전자 발현 및 eQTL 데이터 공개.</w:t>
        </w:r>
      </w:ins>
    </w:p>
    <w:p w:rsidR="00000000" w:rsidDel="00000000" w:rsidP="00000000" w:rsidRDefault="00000000" w:rsidRPr="00000000" w14:paraId="000000D0">
      <w:pPr>
        <w:pStyle w:val="Heading2"/>
        <w:widowControl w:val="0"/>
        <w:spacing w:after="80" w:before="360" w:lineRule="auto"/>
        <w:rPr>
          <w:ins w:author="Jaehun Cho" w:id="6" w:date="2025-10-30T07:52:16Z"/>
          <w:rFonts w:ascii="Malgun Gothic" w:cs="Malgun Gothic" w:eastAsia="Malgun Gothic" w:hAnsi="Malgun Gothic"/>
          <w:rPrChange w:author="Jaehun Cho" w:id="7" w:date="2025-10-30T07:52:16Z">
            <w:rPr>
              <w:rFonts w:ascii="Malgun Gothic" w:cs="Malgun Gothic" w:eastAsia="Malgun Gothic" w:hAnsi="Malgun Gothic"/>
            </w:rPr>
          </w:rPrChange>
        </w:rPr>
      </w:pPr>
      <w:ins w:author="Jaehun Cho" w:id="6" w:date="2025-10-30T07:52:16Z">
        <w:bookmarkStart w:colFirst="0" w:colLast="0" w:name="_siwvocp1nwha" w:id="15"/>
        <w:bookmarkEnd w:id="15"/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Hugging Face 오픈데이터</w:t>
        </w:r>
      </w:ins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nr2n23/kidney-disease-article-classification</w:t>
          <w:br w:type="textWrapping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huggingface.co/datasets/nr2n23/kidney-disease-article-classification</w:t>
          <w:br w:type="textWrapping"/>
          <w:t xml:space="preserve"> 신장 질환 관련 논문 분류용 데이터셋.</w:t>
        </w:r>
      </w:ins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ns w:author="Jaehun Cho" w:id="6" w:date="2025-10-30T07:52:16Z"/>
          <w:rFonts w:ascii="Malgun Gothic" w:cs="Malgun Gothic" w:eastAsia="Malgun Gothic" w:hAnsi="Malgun Gothic"/>
        </w:rPr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BigBio/PubMedQA</w:t>
          <w:br w:type="textWrapping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huggingface.co/datasets/bigbio/pubmed_qa</w:t>
          <w:br w:type="textWrapping"/>
          <w:t xml:space="preserve"> PubMed 기반 의학 질의응답 벤치마크.</w:t>
        </w:r>
      </w:ins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240" w:lineRule="auto"/>
        <w:ind w:left="720" w:hanging="360"/>
        <w:rPr>
          <w:rFonts w:ascii="Malgun Gothic" w:cs="Malgun Gothic" w:eastAsia="Malgun Gothic" w:hAnsi="Malgun Gothic"/>
          <w:rPrChange w:author="Jaehun Cho" w:id="7" w:date="2025-10-30T07:52:16Z">
            <w:rPr>
              <w:rFonts w:ascii="Malgun Gothic" w:cs="Malgun Gothic" w:eastAsia="Malgun Gothic" w:hAnsi="Malgun Gothic"/>
            </w:rPr>
          </w:rPrChange>
        </w:rPr>
        <w:pPrChange w:author="Jaehun Cho" w:id="0" w:date="2025-10-30T07:52:16Z">
          <w:pPr>
            <w:spacing w:after="120" w:lineRule="auto"/>
          </w:pPr>
        </w:pPrChange>
      </w:pPr>
      <w:ins w:author="Jaehun Cho" w:id="6" w:date="2025-10-30T07:52:16Z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MedRAG/statpearls</w:t>
          <w:br w:type="textWrapping"/>
        </w:r>
        <w:r w:rsidDel="00000000" w:rsidR="00000000" w:rsidRPr="00000000">
          <w:rPr>
            <w:rFonts w:ascii="Malgun Gothic" w:cs="Malgun Gothic" w:eastAsia="Malgun Gothic" w:hAnsi="Malgun Gothic"/>
            <w:rtl w:val="0"/>
            <w:rPrChange w:author="Jaehun Cho" w:id="7" w:date="2025-10-30T07:52:16Z">
              <w:rPr>
                <w:rFonts w:ascii="Malgun Gothic" w:cs="Malgun Gothic" w:eastAsia="Malgun Gothic" w:hAnsi="Malgun Gothic"/>
              </w:rPr>
            </w:rPrChange>
          </w:rPr>
          <w:t xml:space="preserve"> huggingface.co/datasets/MedRAG/statpearls</w:t>
          <w:br w:type="textWrapping"/>
          <w:t xml:space="preserve"> StatPearls 기반 RAG용 청킹 데이터(요약 중심).</w:t>
        </w:r>
      </w:ins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 E" w:id="0" w:date="2025-10-30T06:32:41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다운로드 기능 없음 (삭제 완료)</w:t>
      </w:r>
    </w:p>
  </w:comment>
  <w:comment w:author="Jaehun Cho" w:id="2" w:date="2025-10-30T07:33:14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아래 10 개 이외 멘토님께 추천하신 duckdb 등 다양한 벡터 db를 사용해보는 것이 좋을 것 같습니다.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Pinecone – 클라우드 기반 벡터 DB의 정석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Chroma – LLM(대규모 언어 모델) 앱을 위한 최적화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Weviate – 오브젝트+벡터 저장 가능한 하이브리드 DB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Milvus – 대규모 벡터 검색의 강자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Faiss – 대용량 고차원 벡터 처리에 최적화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Qdrant – 실시간 서비스에 적합한 고성능 DB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Pgvector – PostgreSQL에 벡터 기능 추가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특징: SQL만으로 벡터 검색 가능, 기존 DB와 통합 가능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ClickHouse – OLAP + 벡터 확장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특징: 빠른 분석 성능, 실시간 데이터 처리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OpenSearch – 키워드 + 벡터 동시 검색 가능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Deep Lake – 딥러닝을 위한 데이터 호수</w:t>
      </w:r>
    </w:p>
  </w:comment>
  <w:comment w:author="Jaehun Cho" w:id="1" w:date="2025-10-30T07:18:53Z"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신뢰도 기반 점수도 괜찮지만 agent를 구성이나 parlant 라이브러리의 가이드라인을 잘 구축시켜서 진행하는 것도 하나의 방법일 것 같습니다.  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요점은 확실한 답변인지 검증하는 프로세스 필요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